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451C" w14:textId="67C0698C" w:rsidR="001C733C" w:rsidRPr="008F78AB" w:rsidRDefault="008F78A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</w:t>
      </w:r>
      <w:r w:rsidRPr="008F78AB"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 xml:space="preserve"> </w:t>
      </w:r>
      <w:r w:rsidR="00172FFB" w:rsidRPr="008F78AB">
        <w:rPr>
          <w:rFonts w:ascii="Arial" w:hAnsi="Arial" w:cs="Arial"/>
          <w:sz w:val="20"/>
          <w:szCs w:val="20"/>
        </w:rPr>
        <w:t>Capture cost</w:t>
      </w:r>
      <w:r>
        <w:rPr>
          <w:rFonts w:ascii="Arial" w:hAnsi="Arial" w:cs="Arial"/>
          <w:sz w:val="20"/>
          <w:szCs w:val="20"/>
        </w:rPr>
        <w:t xml:space="preserve"> </w:t>
      </w:r>
      <w:r w:rsidR="00172FFB" w:rsidRPr="008F78AB">
        <w:rPr>
          <w:rFonts w:ascii="Arial" w:hAnsi="Arial" w:cs="Arial"/>
          <w:sz w:val="20"/>
          <w:szCs w:val="20"/>
        </w:rPr>
        <w:t>(USD/</w:t>
      </w:r>
      <w:proofErr w:type="spellStart"/>
      <w:r w:rsidR="00172FFB" w:rsidRPr="008F78AB">
        <w:rPr>
          <w:rFonts w:ascii="Arial" w:hAnsi="Arial" w:cs="Arial"/>
          <w:sz w:val="20"/>
          <w:szCs w:val="20"/>
        </w:rPr>
        <w:t>tonne</w:t>
      </w:r>
      <w:proofErr w:type="spellEnd"/>
      <w:r w:rsidR="00172FFB" w:rsidRPr="008F78AB">
        <w:rPr>
          <w:rFonts w:ascii="Arial" w:hAnsi="Arial" w:cs="Arial"/>
          <w:sz w:val="20"/>
          <w:szCs w:val="20"/>
        </w:rPr>
        <w:t>) = 375,31x</w:t>
      </w:r>
      <w:r w:rsidR="00172FFB" w:rsidRPr="008F78AB">
        <w:rPr>
          <w:rFonts w:ascii="Arial" w:hAnsi="Arial" w:cs="Arial"/>
          <w:sz w:val="20"/>
          <w:szCs w:val="20"/>
          <w:vertAlign w:val="superscript"/>
        </w:rPr>
        <w:t>-0,245</w:t>
      </w:r>
      <w:proofErr w:type="gramStart"/>
      <w:r w:rsidR="00172FFB" w:rsidRPr="008F78AB">
        <w:rPr>
          <w:rFonts w:ascii="Arial" w:hAnsi="Arial" w:cs="Arial"/>
          <w:sz w:val="20"/>
          <w:szCs w:val="20"/>
          <w:vertAlign w:val="superscript"/>
        </w:rPr>
        <w:t xml:space="preserve"> </w:t>
      </w:r>
      <w:r w:rsidR="00172FFB" w:rsidRPr="008F78AB">
        <w:rPr>
          <w:rFonts w:ascii="Arial" w:hAnsi="Arial" w:cs="Arial"/>
          <w:sz w:val="20"/>
          <w:szCs w:val="20"/>
        </w:rPr>
        <w:t xml:space="preserve">  (</w:t>
      </w:r>
      <w:proofErr w:type="gramEnd"/>
      <w:r w:rsidR="00172FFB" w:rsidRPr="008F78AB">
        <w:rPr>
          <w:rFonts w:ascii="Arial" w:hAnsi="Arial" w:cs="Arial"/>
          <w:sz w:val="20"/>
          <w:szCs w:val="20"/>
        </w:rPr>
        <w:t>X: CO2 capture capacity 1000 t per year)</w:t>
      </w:r>
      <w:ins w:id="0" w:author="Thiago Augusto Rodrigues" w:date="2025-12-18T12:12:00Z" w16du:dateUtc="2025-12-18T17:12:00Z">
        <w:r w:rsidR="00F54BA1">
          <w:rPr>
            <w:rFonts w:ascii="Arial" w:hAnsi="Arial" w:cs="Arial"/>
            <w:sz w:val="20"/>
            <w:szCs w:val="20"/>
          </w:rPr>
          <w:t xml:space="preserve">: </w:t>
        </w:r>
        <w:r w:rsidR="001C733C">
          <w:rPr>
            <w:rFonts w:ascii="Arial" w:hAnsi="Arial" w:cs="Arial"/>
            <w:sz w:val="20"/>
            <w:szCs w:val="20"/>
          </w:rPr>
          <w:t xml:space="preserve">This is Levelized Cost (CAPEX + OPEX) </w:t>
        </w:r>
      </w:ins>
      <w:ins w:id="1" w:author="Thiago Augusto Rodrigues" w:date="2025-12-18T12:13:00Z" w16du:dateUtc="2025-12-18T17:13:00Z">
        <w:r w:rsidR="001C733C">
          <w:rPr>
            <w:rFonts w:ascii="Arial" w:hAnsi="Arial" w:cs="Arial"/>
            <w:sz w:val="20"/>
            <w:szCs w:val="20"/>
          </w:rPr>
          <w:t>–</w:t>
        </w:r>
      </w:ins>
      <w:ins w:id="2" w:author="Thiago Augusto Rodrigues" w:date="2025-12-18T12:12:00Z" w16du:dateUtc="2025-12-18T17:12:00Z">
        <w:r w:rsidR="001C733C">
          <w:rPr>
            <w:rFonts w:ascii="Arial" w:hAnsi="Arial" w:cs="Arial"/>
            <w:sz w:val="20"/>
            <w:szCs w:val="20"/>
          </w:rPr>
          <w:t xml:space="preserve"> </w:t>
        </w:r>
      </w:ins>
      <w:ins w:id="3" w:author="Thiago Augusto Rodrigues" w:date="2025-12-18T12:13:00Z" w16du:dateUtc="2025-12-18T17:13:00Z">
        <w:r w:rsidR="001C733C">
          <w:rPr>
            <w:rFonts w:ascii="Arial" w:hAnsi="Arial" w:cs="Arial"/>
            <w:sz w:val="20"/>
            <w:szCs w:val="20"/>
          </w:rPr>
          <w:t>Variable Cost x is thousand tons per year.</w:t>
        </w:r>
      </w:ins>
    </w:p>
    <w:p w14:paraId="10D9101E" w14:textId="77777777" w:rsidR="00172FFB" w:rsidRPr="008F78AB" w:rsidRDefault="00172FFB">
      <w:pPr>
        <w:rPr>
          <w:rFonts w:ascii="Arial" w:hAnsi="Arial" w:cs="Arial"/>
        </w:rPr>
      </w:pPr>
    </w:p>
    <w:tbl>
      <w:tblPr>
        <w:tblW w:w="9202" w:type="dxa"/>
        <w:tblLook w:val="04A0" w:firstRow="1" w:lastRow="0" w:firstColumn="1" w:lastColumn="0" w:noHBand="0" w:noVBand="1"/>
      </w:tblPr>
      <w:tblGrid>
        <w:gridCol w:w="1740"/>
        <w:gridCol w:w="1237"/>
        <w:gridCol w:w="3112"/>
        <w:gridCol w:w="3113"/>
      </w:tblGrid>
      <w:tr w:rsidR="00172FFB" w:rsidRPr="00172FFB" w14:paraId="0AD22DAB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7B974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Pipelines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24F6A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D58CC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441EE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172FFB" w:rsidRPr="00172FFB" w14:paraId="0B9874DB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EA34E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BCB4A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2BB8F" w14:textId="0AE3283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EUR/ton</w:t>
            </w:r>
            <w:ins w:id="4" w:author="Thiago Augusto Rodrigues" w:date="2025-12-18T12:14:00Z" w16du:dateUtc="2025-12-18T17:14:00Z">
              <w:r w:rsidR="001C733C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(Levelized Costs)</w:t>
              </w:r>
            </w:ins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4972" w14:textId="0CC3D3FE" w:rsidR="00172FFB" w:rsidRPr="00172FFB" w:rsidRDefault="001C733C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ins w:id="5" w:author="Thiago Augusto Rodrigues" w:date="2025-12-18T12:14:00Z" w16du:dateUtc="2025-12-18T17:14:00Z">
              <w:r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X is distance (km) </w:t>
              </w:r>
            </w:ins>
            <w:ins w:id="6" w:author="Thiago Augusto Rodrigues" w:date="2025-12-18T12:16:00Z" w16du:dateUtc="2025-12-18T17:16:00Z">
              <w:r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--- Convert to CAD $ </w:t>
              </w:r>
            </w:ins>
          </w:p>
        </w:tc>
      </w:tr>
      <w:tr w:rsidR="00172FFB" w:rsidRPr="00172FFB" w14:paraId="4588B231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7B23F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CO2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E2008" w14:textId="7C527E15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1000 t</w:t>
            </w:r>
            <w:ins w:id="7" w:author="Thiago Augusto Rodrigues" w:date="2025-12-18T12:15:00Z" w16du:dateUtc="2025-12-18T17:15:00Z">
              <w:r w:rsidR="001C733C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-8000 t</w:t>
              </w:r>
            </w:ins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FCA92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0.1134x - 0.5944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AF9A9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72FFB" w:rsidRPr="00172FFB" w14:paraId="51DBE19F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8EDED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C54B2" w14:textId="442C3A7F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8000 t</w:t>
            </w:r>
            <w:ins w:id="8" w:author="Thiago Augusto Rodrigues" w:date="2025-12-18T12:16:00Z" w16du:dateUtc="2025-12-18T17:16:00Z">
              <w:r w:rsidR="001C733C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-16k</w:t>
              </w:r>
            </w:ins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A01F6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0.0347x - 0.5123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A1747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72FFB" w:rsidRPr="00172FFB" w14:paraId="574C41A5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B8100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0E0F2" w14:textId="3C92A1CC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16000 t</w:t>
            </w:r>
            <w:ins w:id="9" w:author="Thiago Augusto Rodrigues" w:date="2025-12-18T12:16:00Z" w16du:dateUtc="2025-12-18T17:16:00Z">
              <w:r w:rsidR="001C733C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 -24k</w:t>
              </w:r>
            </w:ins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29F2B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0.024x - 0.5218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12D1C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72FFB" w:rsidRPr="00172FFB" w14:paraId="37C250F1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F32CE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CD6D6" w14:textId="321D9299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24000 t</w:t>
            </w:r>
            <w:ins w:id="10" w:author="Thiago Augusto Rodrigues" w:date="2025-12-18T12:16:00Z" w16du:dateUtc="2025-12-18T17:16:00Z">
              <w:r w:rsidR="001C733C"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>+</w:t>
              </w:r>
            </w:ins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AACF5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0.0196x - 0.3043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E4FB" w14:textId="24A2CAE7" w:rsidR="00172FFB" w:rsidRPr="00172FFB" w:rsidRDefault="001C733C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ins w:id="11" w:author="Thiago Augusto Rodrigues" w:date="2025-12-18T12:15:00Z" w16du:dateUtc="2025-12-18T17:15:00Z">
              <w:r>
                <w:rPr>
                  <w:rFonts w:ascii="Arial" w:eastAsia="Times New Roman" w:hAnsi="Arial" w:cs="Arial"/>
                  <w:color w:val="000000"/>
                  <w:kern w:val="0"/>
                  <w:sz w:val="22"/>
                  <w:szCs w:val="22"/>
                  <w14:ligatures w14:val="none"/>
                </w:rPr>
                <w:t xml:space="preserve">24,000+ </w:t>
              </w:r>
            </w:ins>
          </w:p>
        </w:tc>
      </w:tr>
      <w:tr w:rsidR="00172FFB" w:rsidRPr="00172FFB" w14:paraId="06F6772C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80CA3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98FF3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22BC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56EBF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172FFB" w:rsidRPr="00172FFB" w14:paraId="16F339C9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68809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D8BD4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9ED3A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EUR/MWh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EA02A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72FFB" w:rsidRPr="00172FFB" w14:paraId="5F00B225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C9549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Hydrogen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7CD02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70 t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0CE7A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0.0178x + 0.942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DBE77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R² = 0.995</w:t>
            </w:r>
          </w:p>
        </w:tc>
      </w:tr>
      <w:tr w:rsidR="00172FFB" w:rsidRPr="00172FFB" w14:paraId="72A49D51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F2A41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4E046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350 t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C9D0B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0.0092x + 0.0077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19100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R² = 0.9844</w:t>
            </w:r>
          </w:p>
        </w:tc>
      </w:tr>
      <w:tr w:rsidR="00172FFB" w:rsidRPr="00172FFB" w14:paraId="6E43B662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410FB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C3E08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1750 t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4925F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0.0048x + 0.0386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01BB4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R² </w:t>
            </w:r>
            <w:proofErr w:type="gramStart"/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=  0</w:t>
            </w:r>
            <w:proofErr w:type="gramEnd"/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.984</w:t>
            </w:r>
          </w:p>
        </w:tc>
      </w:tr>
      <w:tr w:rsidR="00172FFB" w:rsidRPr="00172FFB" w14:paraId="72F717A9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8C051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6C0DC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3500 t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A52B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0.0034x + 0.067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A3605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R² = 0.99</w:t>
            </w:r>
          </w:p>
        </w:tc>
      </w:tr>
      <w:tr w:rsidR="00172FFB" w:rsidRPr="00172FFB" w14:paraId="160A5282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390EE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BA88A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DAB2B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C8655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172FFB" w:rsidRPr="00172FFB" w14:paraId="45E4CA35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C00B9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47539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1F880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EUR/MWh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73CD0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72FFB" w:rsidRPr="00172FFB" w14:paraId="5EE8C83B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E3A81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Powerline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4C3F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116 MW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4B739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0.0564x + 7.0475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5D13C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R² = 0.99</w:t>
            </w:r>
          </w:p>
        </w:tc>
      </w:tr>
      <w:tr w:rsidR="00172FFB" w:rsidRPr="00172FFB" w14:paraId="48383F6A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66CAE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4229B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580 MW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07484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0.0177x + 2.4377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2CE7C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R² = 1</w:t>
            </w:r>
          </w:p>
        </w:tc>
      </w:tr>
      <w:tr w:rsidR="00172FFB" w:rsidRPr="00172FFB" w14:paraId="5C2E3ADB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5B394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70815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2900 MW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E0D3C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0.0055x + 2.9595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E7729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R² = 0.996</w:t>
            </w:r>
          </w:p>
        </w:tc>
      </w:tr>
      <w:tr w:rsidR="00172FFB" w:rsidRPr="00172FFB" w14:paraId="5E5363A6" w14:textId="77777777" w:rsidTr="00172FFB">
        <w:trPr>
          <w:trHeight w:val="30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4D107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3E1D9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5800 MW</w:t>
            </w:r>
          </w:p>
        </w:tc>
        <w:tc>
          <w:tcPr>
            <w:tcW w:w="31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BEF50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0.0052x + 2.7896</w:t>
            </w:r>
          </w:p>
        </w:tc>
        <w:tc>
          <w:tcPr>
            <w:tcW w:w="31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8B3B8" w14:textId="77777777" w:rsidR="00172FFB" w:rsidRPr="00172FFB" w:rsidRDefault="00172FFB" w:rsidP="00172F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72FF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R² = 1</w:t>
            </w:r>
          </w:p>
        </w:tc>
      </w:tr>
    </w:tbl>
    <w:p w14:paraId="679C9EB6" w14:textId="77777777" w:rsidR="00172FFB" w:rsidRDefault="00172FFB">
      <w:pPr>
        <w:rPr>
          <w:ins w:id="12" w:author="Thiago Augusto Rodrigues" w:date="2025-12-18T12:24:00Z" w16du:dateUtc="2025-12-18T17:24:00Z"/>
          <w:rFonts w:ascii="Arial" w:hAnsi="Arial" w:cs="Arial"/>
        </w:rPr>
      </w:pPr>
    </w:p>
    <w:p w14:paraId="0A5AC1E2" w14:textId="77777777" w:rsidR="008A0B02" w:rsidRDefault="008A0B02">
      <w:pPr>
        <w:rPr>
          <w:ins w:id="13" w:author="Thiago Augusto Rodrigues" w:date="2025-12-18T12:24:00Z" w16du:dateUtc="2025-12-18T17:24:00Z"/>
          <w:rFonts w:ascii="Arial" w:hAnsi="Arial" w:cs="Arial"/>
        </w:rPr>
      </w:pPr>
    </w:p>
    <w:p w14:paraId="64D24229" w14:textId="16C98893" w:rsidR="008A0B02" w:rsidRDefault="008A0B02">
      <w:pPr>
        <w:rPr>
          <w:ins w:id="14" w:author="Thiago Augusto Rodrigues" w:date="2025-12-18T12:25:00Z" w16du:dateUtc="2025-12-18T17:25:00Z"/>
          <w:rFonts w:ascii="Arial" w:hAnsi="Arial" w:cs="Arial"/>
        </w:rPr>
      </w:pPr>
      <w:ins w:id="15" w:author="Thiago Augusto Rodrigues" w:date="2025-12-18T12:24:00Z" w16du:dateUtc="2025-12-18T17:24:00Z">
        <w:r>
          <w:rPr>
            <w:rFonts w:ascii="Arial" w:hAnsi="Arial" w:cs="Arial"/>
          </w:rPr>
          <w:t>Investment costs (</w:t>
        </w:r>
      </w:ins>
      <w:ins w:id="16" w:author="Thiago Augusto Rodrigues" w:date="2025-12-18T12:25:00Z" w16du:dateUtc="2025-12-18T17:25:00Z">
        <w:r>
          <w:rPr>
            <w:rFonts w:ascii="Arial" w:hAnsi="Arial" w:cs="Arial"/>
          </w:rPr>
          <w:t>$/capacity)</w:t>
        </w:r>
      </w:ins>
    </w:p>
    <w:p w14:paraId="5EB90732" w14:textId="588AE47B" w:rsidR="008A0B02" w:rsidRDefault="008A0B02">
      <w:pPr>
        <w:rPr>
          <w:ins w:id="17" w:author="Thiago Augusto Rodrigues" w:date="2025-12-18T12:25:00Z" w16du:dateUtc="2025-12-18T17:25:00Z"/>
          <w:rFonts w:ascii="Arial" w:hAnsi="Arial" w:cs="Arial"/>
        </w:rPr>
      </w:pPr>
      <w:ins w:id="18" w:author="Thiago Augusto Rodrigues" w:date="2025-12-18T12:25:00Z" w16du:dateUtc="2025-12-18T17:25:00Z">
        <w:r>
          <w:rPr>
            <w:rFonts w:ascii="Arial" w:hAnsi="Arial" w:cs="Arial"/>
          </w:rPr>
          <w:t>Variable costs ($/volume)</w:t>
        </w:r>
      </w:ins>
    </w:p>
    <w:p w14:paraId="1008EA1C" w14:textId="4424A598" w:rsidR="008A0B02" w:rsidRDefault="008A0B02">
      <w:pPr>
        <w:rPr>
          <w:ins w:id="19" w:author="Thiago Augusto Rodrigues" w:date="2025-12-18T12:25:00Z" w16du:dateUtc="2025-12-18T17:25:00Z"/>
          <w:rFonts w:ascii="Arial" w:hAnsi="Arial" w:cs="Arial"/>
        </w:rPr>
      </w:pPr>
      <w:ins w:id="20" w:author="Thiago Augusto Rodrigues" w:date="2025-12-18T12:25:00Z" w16du:dateUtc="2025-12-18T17:25:00Z">
        <w:r>
          <w:rPr>
            <w:rFonts w:ascii="Arial" w:hAnsi="Arial" w:cs="Arial"/>
          </w:rPr>
          <w:t>Fixed costs ($/capacity)</w:t>
        </w:r>
      </w:ins>
    </w:p>
    <w:p w14:paraId="0CAEFE4E" w14:textId="1DF12A9A" w:rsidR="008A0B02" w:rsidRPr="008F78AB" w:rsidRDefault="008A0B02">
      <w:pPr>
        <w:rPr>
          <w:rFonts w:ascii="Arial" w:hAnsi="Arial" w:cs="Arial"/>
        </w:rPr>
      </w:pPr>
      <w:ins w:id="21" w:author="Thiago Augusto Rodrigues" w:date="2025-12-18T12:25:00Z" w16du:dateUtc="2025-12-18T17:25:00Z">
        <w:r>
          <w:rPr>
            <w:rFonts w:ascii="Arial" w:hAnsi="Arial" w:cs="Arial"/>
          </w:rPr>
          <w:t>Add timeline (</w:t>
        </w:r>
      </w:ins>
      <w:ins w:id="22" w:author="Thiago Augusto Rodrigues" w:date="2025-12-18T12:26:00Z" w16du:dateUtc="2025-12-18T17:26:00Z">
        <w:r>
          <w:rPr>
            <w:rFonts w:ascii="Arial" w:hAnsi="Arial" w:cs="Arial"/>
          </w:rPr>
          <w:t>20 years)</w:t>
        </w:r>
      </w:ins>
    </w:p>
    <w:sectPr w:rsidR="008A0B02" w:rsidRPr="008F78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ago Augusto Rodrigues">
    <w15:presenceInfo w15:providerId="AD" w15:userId="S::thiago.rodrigues@utoronto.ca::c7b26c48-b6dd-43d4-93ab-4142b7dd3b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FB"/>
    <w:rsid w:val="00172FFB"/>
    <w:rsid w:val="001C733C"/>
    <w:rsid w:val="002A646D"/>
    <w:rsid w:val="00343DA9"/>
    <w:rsid w:val="0036634D"/>
    <w:rsid w:val="006738B7"/>
    <w:rsid w:val="008A0B02"/>
    <w:rsid w:val="008D01A7"/>
    <w:rsid w:val="008F78AB"/>
    <w:rsid w:val="00B17B47"/>
    <w:rsid w:val="00F5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35B5"/>
  <w15:chartTrackingRefBased/>
  <w15:docId w15:val="{B4CE88AA-AF2F-4956-95DF-C6A2460A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FF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4B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173</Words>
  <Characters>667</Characters>
  <Application>Microsoft Office Word</Application>
  <DocSecurity>0</DocSecurity>
  <Lines>133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Abdelshafy</dc:creator>
  <cp:keywords/>
  <dc:description/>
  <cp:lastModifiedBy>Thiago Augusto Rodrigues</cp:lastModifiedBy>
  <cp:revision>3</cp:revision>
  <dcterms:created xsi:type="dcterms:W3CDTF">2025-12-11T16:24:00Z</dcterms:created>
  <dcterms:modified xsi:type="dcterms:W3CDTF">2025-12-18T17:46:00Z</dcterms:modified>
</cp:coreProperties>
</file>